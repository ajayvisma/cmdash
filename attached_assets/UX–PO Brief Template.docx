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unzqkdh5edi" w:id="0"/>
      <w:bookmarkEnd w:id="0"/>
      <w:r w:rsidDel="00000000" w:rsidR="00000000" w:rsidRPr="00000000">
        <w:rPr>
          <w:rtl w:val="0"/>
        </w:rPr>
        <w:t xml:space="preserve">UX–PO Brief Template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 be filled in together by the Product Owner (and UXer).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60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85"/>
        <w:gridCol w:w="8220"/>
        <w:tblGridChange w:id="0">
          <w:tblGrid>
            <w:gridCol w:w="2385"/>
            <w:gridCol w:w="82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ins w:author="Kalina Nikolova" w:id="0" w:date="2025-06-02T09:16:41Z">
              <w:r w:rsidDel="00000000" w:rsidR="00000000" w:rsidRPr="00000000">
                <w:rPr>
                  <w:rtl w:val="0"/>
                </w:rPr>
                <w:t xml:space="preserve">Casemanager Dashboard BlueVi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5.390625" w:hRule="atLeast"/>
          <w:tblHeader w:val="0"/>
          <w:trPrChange w:author="Kalina Nikolova" w:id="1" w:date="2025-06-02T09:17:05Z">
            <w:trPr>
              <w:cantSplit w:val="0"/>
              <w:tblHeader w:val="0"/>
            </w:trPr>
          </w:trPrChange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Kalina Nikolova" w:id="1" w:date="2025-06-02T09:17:05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  <w:tcPrChange w:author="Kalina Nikolova" w:id="1" w:date="2025-06-02T09:17:05Z"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</w:tcPrChange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1"/>
                <w:color w:val="666666"/>
              </w:rPr>
            </w:pPr>
            <w:r w:rsidDel="00000000" w:rsidR="00000000" w:rsidRPr="00000000">
              <w:rPr>
                <w:i w:val="1"/>
                <w:color w:val="666666"/>
                <w:rtl w:val="0"/>
              </w:rPr>
              <w:t xml:space="preserve">New feature/improvement/redesign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Epic 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i w:val="1"/>
                <w:color w:val="666666"/>
              </w:rPr>
            </w:pPr>
            <w:ins w:author="Kalina Nikolova" w:id="2" w:date="2025-06-02T09:18:13Z">
              <w:r w:rsidDel="00000000" w:rsidR="00000000" w:rsidRPr="00000000">
                <w:rPr>
                  <w:i w:val="1"/>
                  <w:color w:val="666666"/>
                  <w:rtl w:val="0"/>
                </w:rPr>
                <w:t xml:space="preserve">https://jira.visma.com/browse/VV-7862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UX start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666666"/>
              </w:rPr>
            </w:pPr>
            <w:ins w:author="Kalina Nikolova" w:id="3" w:date="2025-06-02T09:18:29Z">
              <w:r w:rsidDel="00000000" w:rsidR="00000000" w:rsidRPr="00000000">
                <w:rPr>
                  <w:rtl w:val="0"/>
                </w:rPr>
                <w:t xml:space="preserve">Beginning of June</w:t>
              </w:r>
            </w:ins>
            <w:del w:author="Kalina Nikolova" w:id="3" w:date="2025-06-02T09:18:29Z">
              <w:r w:rsidDel="00000000" w:rsidR="00000000" w:rsidRPr="00000000">
                <w:rPr>
                  <w:color w:val="666666"/>
                  <w:rtl w:val="0"/>
                </w:rPr>
                <w:delText xml:space="preserve">E.g Discovery phase (first half April),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UX hand-off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color w:val="666666"/>
              </w:rPr>
            </w:pPr>
            <w:ins w:author="Kalina Nikolova" w:id="4" w:date="2025-06-02T09:18:54Z">
              <w:r w:rsidDel="00000000" w:rsidR="00000000" w:rsidRPr="00000000">
                <w:rPr>
                  <w:color w:val="666666"/>
                  <w:rtl w:val="0"/>
                </w:rPr>
                <w:t xml:space="preserve">End of August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Dev start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ins w:author="Kalina Nikolova" w:id="5" w:date="2025-06-02T09:19:03Z">
              <w:r w:rsidDel="00000000" w:rsidR="00000000" w:rsidRPr="00000000">
                <w:rPr>
                  <w:rtl w:val="0"/>
                </w:rPr>
                <w:t xml:space="preserve">Beginning of September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ins w:author="Kalina Nikolova" w:id="6" w:date="2025-06-02T09:19:11Z">
              <w:r w:rsidDel="00000000" w:rsidR="00000000" w:rsidRPr="00000000">
                <w:rPr>
                  <w:rtl w:val="0"/>
                </w:rPr>
                <w:t xml:space="preserve">Titans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ins w:author="Kalina Nikolova" w:id="7" w:date="2025-06-02T09:19:14Z">
              <w:r w:rsidDel="00000000" w:rsidR="00000000" w:rsidRPr="00000000">
                <w:rPr>
                  <w:rtl w:val="0"/>
                </w:rPr>
                <w:t xml:space="preserve">Kalina Nikolova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UX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ins w:author="Kalina Nikolova" w:id="8" w:date="2025-06-02T09:19:17Z">
              <w:r w:rsidDel="00000000" w:rsidR="00000000" w:rsidRPr="00000000">
                <w:rPr>
                  <w:rtl w:val="0"/>
                </w:rPr>
                <w:t xml:space="preserve">Ajay Varma</w:t>
              </w:r>
            </w:ins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Other stakeholders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i w:val="1"/>
                <w:color w:val="666666"/>
              </w:rPr>
            </w:pPr>
            <w:del w:author="Kalina Nikolova" w:id="9" w:date="2025-06-02T09:19:36Z">
              <w:r w:rsidDel="00000000" w:rsidR="00000000" w:rsidRPr="00000000">
                <w:rPr>
                  <w:i w:val="1"/>
                  <w:color w:val="666666"/>
                  <w:rtl w:val="0"/>
                </w:rPr>
                <w:delText xml:space="preserve">Anyone extra that is involved in the project</w:delText>
              </w:r>
            </w:del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rPr/>
      </w:pPr>
      <w:bookmarkStart w:colFirst="0" w:colLast="0" w:name="_yfm9cv6eabvg" w:id="1"/>
      <w:bookmarkEnd w:id="1"/>
      <w:r w:rsidDel="00000000" w:rsidR="00000000" w:rsidRPr="00000000">
        <w:rPr>
          <w:rtl w:val="0"/>
        </w:rPr>
        <w:t xml:space="preserve">1.  Purpose &amp; Scope</w:t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6mfh36lg6noj" w:id="2"/>
      <w:bookmarkEnd w:id="2"/>
      <w:r w:rsidDel="00000000" w:rsidR="00000000" w:rsidRPr="00000000">
        <w:rPr>
          <w:rtl w:val="0"/>
        </w:rPr>
        <w:t xml:space="preserve">Purpose </w:t>
      </w:r>
    </w:p>
    <w:p w:rsidR="00000000" w:rsidDel="00000000" w:rsidP="00000000" w:rsidRDefault="00000000" w:rsidRPr="00000000" w14:paraId="0000001C">
      <w:pPr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What problem or opportunity does this address? How does it support product or company goals?</w:t>
      </w:r>
    </w:p>
    <w:p w:rsidR="00000000" w:rsidDel="00000000" w:rsidP="00000000" w:rsidRDefault="00000000" w:rsidRPr="00000000" w14:paraId="0000001D">
      <w:pPr>
        <w:rPr>
          <w:i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Develop a new dashboard for the BlueVi case manager portal.</w:t>
      </w:r>
      <w:r w:rsidDel="00000000" w:rsidR="00000000" w:rsidRPr="00000000">
        <w:rPr>
          <w:i w:val="1"/>
          <w:color w:val="666666"/>
          <w:rtl w:val="0"/>
        </w:rPr>
        <w:t xml:space="preserve"> </w:t>
      </w:r>
      <w:r w:rsidDel="00000000" w:rsidR="00000000" w:rsidRPr="00000000">
        <w:rPr>
          <w:i w:val="1"/>
          <w:color w:val="666666"/>
          <w:rtl w:val="0"/>
        </w:rPr>
        <w:t xml:space="preserve">This dashboard should enable case managers to easily overview and manage their workload.</w:t>
      </w:r>
      <w:r w:rsidDel="00000000" w:rsidR="00000000" w:rsidRPr="00000000">
        <w:rPr>
          <w:i w:val="1"/>
          <w:color w:val="666666"/>
          <w:rtl w:val="0"/>
        </w:rPr>
        <w:t xml:space="preserve"> </w:t>
      </w:r>
    </w:p>
    <w:p w:rsidR="00000000" w:rsidDel="00000000" w:rsidP="00000000" w:rsidRDefault="00000000" w:rsidRPr="00000000" w14:paraId="0000001F">
      <w:pPr>
        <w:rPr>
          <w:i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ns w:author="Kalina Nikolova" w:id="10" w:date="2025-06-02T09:23:25Z"/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Case managers are one of the major user groups within the system. </w:t>
      </w:r>
      <w:ins w:author="Kalina Nikolova" w:id="10" w:date="2025-06-02T09:23:2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1">
      <w:pPr>
        <w:rPr>
          <w:ins w:author="Kalina Nikolova" w:id="10" w:date="2025-06-02T09:23:25Z"/>
          <w:i w:val="1"/>
          <w:color w:val="666666"/>
        </w:rPr>
      </w:pPr>
      <w:ins w:author="Kalina Nikolova" w:id="10" w:date="2025-06-02T09:23:2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2">
      <w:pPr>
        <w:rPr>
          <w:ins w:author="Kalina Nikolova" w:id="10" w:date="2025-06-02T09:23:25Z"/>
          <w:i w:val="1"/>
          <w:color w:val="666666"/>
        </w:rPr>
      </w:pPr>
      <w:ins w:author="Kalina Nikolova" w:id="10" w:date="2025-06-02T09:23:25Z">
        <w:r w:rsidDel="00000000" w:rsidR="00000000" w:rsidRPr="00000000">
          <w:rPr>
            <w:i w:val="1"/>
            <w:color w:val="666666"/>
            <w:rtl w:val="0"/>
          </w:rPr>
          <w:t xml:space="preserve">As users the case managers </w:t>
        </w:r>
        <w:r w:rsidDel="00000000" w:rsidR="00000000" w:rsidRPr="00000000">
          <w:rPr>
            <w:i w:val="1"/>
            <w:color w:val="666666"/>
            <w:rtl w:val="0"/>
          </w:rPr>
          <w:t xml:space="preserve">primarily</w:t>
        </w:r>
        <w:r w:rsidDel="00000000" w:rsidR="00000000" w:rsidRPr="00000000">
          <w:rPr>
            <w:i w:val="1"/>
            <w:color w:val="666666"/>
            <w:rtl w:val="0"/>
          </w:rPr>
          <w:t xml:space="preserve"> work in the system for their daily task. </w:t>
        </w:r>
      </w:ins>
    </w:p>
    <w:p w:rsidR="00000000" w:rsidDel="00000000" w:rsidP="00000000" w:rsidRDefault="00000000" w:rsidRPr="00000000" w14:paraId="00000023">
      <w:pPr>
        <w:rPr>
          <w:ins w:author="Kalina Nikolova" w:id="10" w:date="2025-06-02T09:23:25Z"/>
          <w:i w:val="1"/>
          <w:color w:val="666666"/>
        </w:rPr>
      </w:pPr>
      <w:ins w:author="Kalina Nikolova" w:id="10" w:date="2025-06-02T09:23:2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4">
      <w:pPr>
        <w:rPr>
          <w:ins w:author="Kalina Nikolova" w:id="10" w:date="2025-06-02T09:23:25Z"/>
          <w:i w:val="1"/>
          <w:color w:val="666666"/>
        </w:rPr>
      </w:pPr>
      <w:ins w:author="Kalina Nikolova" w:id="10" w:date="2025-06-02T09:23:25Z">
        <w:r w:rsidDel="00000000" w:rsidR="00000000" w:rsidRPr="00000000">
          <w:rPr>
            <w:i w:val="1"/>
            <w:color w:val="666666"/>
            <w:rtl w:val="0"/>
          </w:rPr>
          <w:t xml:space="preserve">The new dashboard should allow the </w:t>
        </w:r>
        <w:r w:rsidDel="00000000" w:rsidR="00000000" w:rsidRPr="00000000">
          <w:rPr>
            <w:i w:val="1"/>
            <w:color w:val="666666"/>
            <w:rtl w:val="0"/>
          </w:rPr>
          <w:t xml:space="preserve">case managers</w:t>
        </w:r>
        <w:r w:rsidDel="00000000" w:rsidR="00000000" w:rsidRPr="00000000">
          <w:rPr>
            <w:i w:val="1"/>
            <w:color w:val="666666"/>
            <w:rtl w:val="0"/>
          </w:rPr>
          <w:t xml:space="preserve"> to conduct their daily tasks more </w:t>
        </w:r>
        <w:r w:rsidDel="00000000" w:rsidR="00000000" w:rsidRPr="00000000">
          <w:rPr>
            <w:i w:val="1"/>
            <w:color w:val="666666"/>
            <w:rtl w:val="0"/>
          </w:rPr>
          <w:t xml:space="preserve">efficiently</w:t>
        </w:r>
        <w:r w:rsidDel="00000000" w:rsidR="00000000" w:rsidRPr="00000000">
          <w:rPr>
            <w:i w:val="1"/>
            <w:color w:val="666666"/>
            <w:rtl w:val="0"/>
          </w:rPr>
          <w:t xml:space="preserve">, improving their productivity and satisfaction with the Bluevi system.</w:t>
        </w:r>
      </w:ins>
    </w:p>
    <w:p w:rsidR="00000000" w:rsidDel="00000000" w:rsidP="00000000" w:rsidRDefault="00000000" w:rsidRPr="00000000" w14:paraId="00000025">
      <w:pPr>
        <w:rPr>
          <w:del w:author="Kalina Nikolova" w:id="10" w:date="2025-06-02T09:23:25Z"/>
          <w:i w:val="1"/>
          <w:color w:val="666666"/>
        </w:rPr>
      </w:pPr>
      <w:ins w:author="Kalina Nikolova" w:id="10" w:date="2025-06-02T09:23:25Z">
        <w:del w:author="Kalina Nikolova" w:id="10" w:date="2025-06-02T09:23:25Z">
          <w:r w:rsidDel="00000000" w:rsidR="00000000" w:rsidRPr="00000000">
            <w:rPr>
              <w:i w:val="1"/>
              <w:color w:val="666666"/>
              <w:rtl w:val="0"/>
            </w:rPr>
            <w:delText xml:space="preserve">The system is the</w:delText>
          </w:r>
        </w:del>
      </w:ins>
      <w:del w:author="Kalina Nikolova" w:id="10" w:date="2025-06-02T09:23:25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27zmc6z0dbr3" w:id="3"/>
      <w:bookmarkEnd w:id="3"/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ins w:author="Kalina Nikolova" w:id="11" w:date="2025-06-02T09:28:47Z"/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In Scope: </w:t>
      </w:r>
      <w:ins w:author="Kalina Nikolova" w:id="11" w:date="2025-06-02T09:28:47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1440" w:hanging="360"/>
        <w:rPr>
          <w:ins w:author="Kalina Nikolova" w:id="11" w:date="2025-06-02T09:28:47Z"/>
          <w:u w:val="none"/>
        </w:rPr>
      </w:pPr>
      <w:ins w:author="Kalina Nikolova" w:id="11" w:date="2025-06-02T09:28:47Z">
        <w:del w:author="Kalina Nikolova" w:id="11" w:date="2025-06-02T09:28:47Z">
          <w:r w:rsidDel="00000000" w:rsidR="00000000" w:rsidRPr="00000000">
            <w:rPr>
              <w:rtl w:val="0"/>
            </w:rPr>
            <w:delText xml:space="preserve">- </w:delText>
          </w:r>
        </w:del>
        <w:r w:rsidDel="00000000" w:rsidR="00000000" w:rsidRPr="00000000">
          <w:rPr>
            <w:rtl w:val="0"/>
          </w:rPr>
          <w:t xml:space="preserve">Showing list of active cases</w:t>
        </w:r>
      </w:ins>
    </w:p>
    <w:p w:rsidR="00000000" w:rsidDel="00000000" w:rsidP="00000000" w:rsidRDefault="00000000" w:rsidRPr="00000000" w14:paraId="00000029">
      <w:pPr>
        <w:numPr>
          <w:ilvl w:val="1"/>
          <w:numId w:val="1"/>
        </w:numPr>
        <w:ind w:left="2160" w:hanging="360"/>
        <w:rPr>
          <w:ins w:author="Kalina Nikolova" w:id="11" w:date="2025-06-02T09:28:47Z"/>
          <w:u w:val="none"/>
        </w:rPr>
      </w:pPr>
      <w:ins w:author="Kalina Nikolova" w:id="11" w:date="2025-06-02T09:28:47Z">
        <w:r w:rsidDel="00000000" w:rsidR="00000000" w:rsidRPr="00000000">
          <w:rPr>
            <w:rtl w:val="0"/>
          </w:rPr>
          <w:t xml:space="preserve">Filtering of active cases </w:t>
        </w:r>
        <w:r w:rsidDel="00000000" w:rsidR="00000000" w:rsidRPr="00000000">
          <w:rPr>
            <w:rtl w:val="0"/>
          </w:rPr>
          <w:t xml:space="preserve">*needs more scoping, from user stories, prioritizing with POs and</w:t>
        </w:r>
        <w:r w:rsidDel="00000000" w:rsidR="00000000" w:rsidRPr="00000000">
          <w:rPr>
            <w:rtl w:val="0"/>
          </w:rPr>
          <w:t xml:space="preserve"> user testing</w:t>
        </w:r>
        <w:r w:rsidDel="00000000" w:rsidR="00000000" w:rsidRPr="00000000">
          <w:rPr>
            <w:rtl w:val="0"/>
          </w:rPr>
          <w:t xml:space="preserve">, ask for confirmation</w:t>
        </w:r>
      </w:ins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2160" w:hanging="360"/>
        <w:rPr>
          <w:ins w:author="Kalina Nikolova" w:id="11" w:date="2025-06-02T09:28:47Z"/>
          <w:color w:val="000000"/>
        </w:rPr>
      </w:pPr>
      <w:ins w:author="Kalina Nikolova" w:id="11" w:date="2025-06-02T09:28:47Z">
        <w:r w:rsidDel="00000000" w:rsidR="00000000" w:rsidRPr="00000000">
          <w:rPr>
            <w:rtl w:val="0"/>
          </w:rPr>
          <w:t xml:space="preserve">Search for employees within active cases</w:t>
        </w:r>
      </w:ins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1440" w:hanging="360"/>
        <w:rPr>
          <w:ins w:author="Kalina Nikolova" w:id="11" w:date="2025-06-02T09:28:47Z"/>
          <w:color w:val="000000"/>
        </w:rPr>
      </w:pPr>
      <w:ins w:author="Kalina Nikolova" w:id="11" w:date="2025-06-02T09:28:47Z">
        <w:r w:rsidDel="00000000" w:rsidR="00000000" w:rsidRPr="00000000">
          <w:rPr>
            <w:rtl w:val="0"/>
          </w:rPr>
          <w:t xml:space="preserve">Showing list of tasks </w:t>
        </w:r>
      </w:ins>
    </w:p>
    <w:p w:rsidR="00000000" w:rsidDel="00000000" w:rsidP="00000000" w:rsidRDefault="00000000" w:rsidRPr="00000000" w14:paraId="0000002C">
      <w:pPr>
        <w:numPr>
          <w:ilvl w:val="1"/>
          <w:numId w:val="1"/>
        </w:numPr>
        <w:ind w:left="2160" w:hanging="360"/>
        <w:rPr>
          <w:ins w:author="Kalina Nikolova" w:id="11" w:date="2025-06-02T09:28:47Z"/>
          <w:color w:val="000000"/>
          <w:u w:val="none"/>
        </w:rPr>
      </w:pPr>
      <w:ins w:author="Kalina Nikolova" w:id="11" w:date="2025-06-02T09:28:47Z">
        <w:r w:rsidDel="00000000" w:rsidR="00000000" w:rsidRPr="00000000">
          <w:rPr>
            <w:rtl w:val="0"/>
          </w:rPr>
          <w:t xml:space="preserve">Executing tasks (same as employer dashboard)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2D">
      <w:pPr>
        <w:numPr>
          <w:ilvl w:val="1"/>
          <w:numId w:val="1"/>
        </w:numPr>
        <w:ind w:left="2160" w:hanging="360"/>
        <w:rPr>
          <w:ins w:author="Kalina Nikolova" w:id="11" w:date="2025-06-02T09:28:47Z"/>
          <w:u w:val="none"/>
        </w:rPr>
      </w:pPr>
      <w:ins w:author="Kalina Nikolova" w:id="11" w:date="2025-06-02T09:28:47Z">
        <w:r w:rsidDel="00000000" w:rsidR="00000000" w:rsidRPr="00000000">
          <w:rPr>
            <w:rtl w:val="0"/>
          </w:rPr>
          <w:t xml:space="preserve">Creating a task</w:t>
        </w:r>
      </w:ins>
    </w:p>
    <w:p w:rsidR="00000000" w:rsidDel="00000000" w:rsidP="00000000" w:rsidRDefault="00000000" w:rsidRPr="00000000" w14:paraId="0000002E">
      <w:pPr>
        <w:numPr>
          <w:ilvl w:val="1"/>
          <w:numId w:val="1"/>
        </w:numPr>
        <w:ind w:left="2160" w:hanging="360"/>
        <w:rPr>
          <w:ins w:author="Kalina Nikolova" w:id="11" w:date="2025-06-02T09:28:47Z"/>
          <w:u w:val="none"/>
        </w:rPr>
      </w:pPr>
      <w:ins w:author="Kalina Nikolova" w:id="11" w:date="2025-06-02T09:28:47Z">
        <w:r w:rsidDel="00000000" w:rsidR="00000000" w:rsidRPr="00000000">
          <w:rPr>
            <w:rtl w:val="0"/>
          </w:rPr>
          <w:t xml:space="preserve">Searching for tasks</w:t>
        </w:r>
      </w:ins>
    </w:p>
    <w:p w:rsidR="00000000" w:rsidDel="00000000" w:rsidP="00000000" w:rsidRDefault="00000000" w:rsidRPr="00000000" w14:paraId="0000002F">
      <w:pPr>
        <w:numPr>
          <w:ilvl w:val="1"/>
          <w:numId w:val="1"/>
        </w:numPr>
        <w:ind w:left="2160" w:hanging="360"/>
        <w:rPr>
          <w:ins w:author="Kalina Nikolova" w:id="11" w:date="2025-06-02T09:28:47Z"/>
          <w:u w:val="none"/>
        </w:rPr>
      </w:pPr>
      <w:ins w:author="Kalina Nikolova" w:id="11" w:date="2025-06-02T09:28:47Z">
        <w:r w:rsidDel="00000000" w:rsidR="00000000" w:rsidRPr="00000000">
          <w:rPr>
            <w:rtl w:val="0"/>
          </w:rPr>
          <w:t xml:space="preserve">Filtering on tasks </w:t>
        </w:r>
        <w:r w:rsidDel="00000000" w:rsidR="00000000" w:rsidRPr="00000000">
          <w:rPr>
            <w:rtl w:val="0"/>
          </w:rPr>
          <w:t xml:space="preserve">*needs more scoping, from user stories, prioritizing with POs and</w:t>
        </w:r>
        <w:r w:rsidDel="00000000" w:rsidR="00000000" w:rsidRPr="00000000">
          <w:rPr>
            <w:rtl w:val="0"/>
          </w:rPr>
          <w:t xml:space="preserve"> user testing</w:t>
        </w:r>
        <w:r w:rsidDel="00000000" w:rsidR="00000000" w:rsidRPr="00000000">
          <w:rPr>
            <w:rtl w:val="0"/>
          </w:rPr>
          <w:t xml:space="preserve">, ask for confirmation</w:t>
        </w:r>
      </w:ins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1440" w:hanging="360"/>
        <w:rPr>
          <w:ins w:author="Kalina Nikolova" w:id="11" w:date="2025-06-02T09:28:47Z"/>
          <w:color w:val="ff0000"/>
          <w:u w:val="none"/>
        </w:rPr>
      </w:pPr>
      <w:ins w:author="Kalina Nikolova" w:id="11" w:date="2025-06-02T09:28:47Z">
        <w:r w:rsidDel="00000000" w:rsidR="00000000" w:rsidRPr="00000000">
          <w:rPr>
            <w:rtl w:val="0"/>
          </w:rPr>
          <w:t xml:space="preserve">Statistics *</w:t>
        </w:r>
        <w:r w:rsidDel="00000000" w:rsidR="00000000" w:rsidRPr="00000000">
          <w:rPr>
            <w:rtl w:val="0"/>
          </w:rPr>
          <w:t xml:space="preserve">needs more scoping, from user stories, prioritizing with POs and</w:t>
        </w:r>
        <w:r w:rsidDel="00000000" w:rsidR="00000000" w:rsidRPr="00000000">
          <w:rPr>
            <w:rtl w:val="0"/>
          </w:rPr>
          <w:t xml:space="preserve"> user testing</w:t>
        </w:r>
        <w:r w:rsidDel="00000000" w:rsidR="00000000" w:rsidRPr="00000000">
          <w:rPr>
            <w:rtl w:val="0"/>
          </w:rPr>
          <w:t xml:space="preserve">, ask for confirmation</w:t>
        </w:r>
      </w:ins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1440" w:hanging="360"/>
        <w:rPr>
          <w:color w:val="ff0000"/>
          <w:u w:val="none"/>
          <w:rPrChange w:author="Kalina Nikolova" w:id="12" w:date="2025-06-02T09:29:13Z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  <w:pPrChange w:author="Kalina Nikolova" w:id="0" w:date="2025-06-02T09:29:13Z">
          <w:pPr>
            <w:numPr>
              <w:ilvl w:val="0"/>
              <w:numId w:val="3"/>
            </w:numPr>
            <w:ind w:left="720" w:hanging="360"/>
          </w:pPr>
        </w:pPrChange>
      </w:pPr>
      <w:ins w:author="Kalina Nikolova" w:id="11" w:date="2025-06-02T09:28:47Z">
        <w:r w:rsidDel="00000000" w:rsidR="00000000" w:rsidRPr="00000000">
          <w:rPr>
            <w:rtl w:val="0"/>
          </w:rPr>
          <w:t xml:space="preserve">Absence reports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ins w:author="Kalina Nikolova" w:id="13" w:date="2025-06-02T09:40:44Z"/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Out of Scope: </w:t>
      </w:r>
      <w:ins w:author="Kalina Nikolova" w:id="13" w:date="2025-06-02T09:40:44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3">
      <w:pPr>
        <w:numPr>
          <w:ilvl w:val="1"/>
          <w:numId w:val="3"/>
        </w:numPr>
        <w:ind w:left="1440" w:hanging="360"/>
        <w:rPr>
          <w:ins w:author="Kalina Nikolova" w:id="13" w:date="2025-06-02T09:40:44Z"/>
          <w:del w:author="Kalina Nikolova" w:id="13" w:date="2025-06-02T09:40:44Z"/>
          <w:u w:val="none"/>
        </w:rPr>
      </w:pPr>
      <w:ins w:author="Kalina Nikolova" w:id="13" w:date="2025-06-02T09:40:44Z">
        <w:r w:rsidDel="00000000" w:rsidR="00000000" w:rsidRPr="00000000">
          <w:rPr>
            <w:rtl w:val="0"/>
          </w:rPr>
          <w:t xml:space="preserve">Notifications (signals)</w:t>
        </w:r>
        <w:del w:author="Kalina Nikolova" w:id="13" w:date="2025-06-02T09:40:44Z">
          <w:r w:rsidDel="00000000" w:rsidR="00000000" w:rsidRPr="00000000">
            <w:rPr>
              <w:rtl w:val="0"/>
            </w:rPr>
          </w:r>
        </w:del>
      </w:ins>
    </w:p>
    <w:p w:rsidR="00000000" w:rsidDel="00000000" w:rsidP="00000000" w:rsidRDefault="00000000" w:rsidRPr="00000000" w14:paraId="00000034">
      <w:pPr>
        <w:numPr>
          <w:ilvl w:val="1"/>
          <w:numId w:val="3"/>
        </w:numPr>
        <w:ind w:left="1440" w:hanging="360"/>
        <w:rPr>
          <w:u w:val="none"/>
          <w:rPrChange w:author="Kalina Nikolova" w:id="14" w:date="2025-06-02T09:40:44Z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rPrChange>
        </w:rPr>
        <w:pPrChange w:author="Kalina Nikolova" w:id="0" w:date="2025-06-02T09:40:44Z">
          <w:pPr>
            <w:numPr>
              <w:ilvl w:val="0"/>
              <w:numId w:val="3"/>
            </w:numPr>
            <w:ind w:left="720" w:hanging="360"/>
          </w:pPr>
        </w:pPrChange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rPr>
          <w:i w:val="1"/>
          <w:color w:val="666666"/>
        </w:rPr>
      </w:pPr>
      <w:bookmarkStart w:colFirst="0" w:colLast="0" w:name="_aw1ntyzdzl1x" w:id="4"/>
      <w:bookmarkEnd w:id="4"/>
      <w:r w:rsidDel="00000000" w:rsidR="00000000" w:rsidRPr="00000000">
        <w:rPr>
          <w:rtl w:val="0"/>
        </w:rPr>
        <w:t xml:space="preserve">2. Target Users &amp; Personas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Primary user group(s): </w:t>
      </w:r>
      <w:ins w:author="Kalina Nikolova" w:id="15" w:date="2025-06-02T09:42:57Z">
        <w:r w:rsidDel="00000000" w:rsidR="00000000" w:rsidRPr="00000000">
          <w:rPr>
            <w:b w:val="1"/>
            <w:rtl w:val="0"/>
          </w:rPr>
          <w:t xml:space="preserve">Case Managers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ins w:author="Kalina Nikolova" w:id="16" w:date="2025-06-02T09:53:01Z"/>
          <w:b w:val="1"/>
        </w:rPr>
      </w:pPr>
      <w:r w:rsidDel="00000000" w:rsidR="00000000" w:rsidRPr="00000000">
        <w:rPr>
          <w:b w:val="1"/>
          <w:rtl w:val="0"/>
        </w:rPr>
        <w:t xml:space="preserve">Relevant persona(s): </w:t>
      </w:r>
      <w:ins w:author="Kalina Nikolova" w:id="16" w:date="2025-06-02T09:53:01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8">
      <w:pPr>
        <w:ind w:left="0" w:firstLine="0"/>
        <w:rPr>
          <w:ins w:author="Kalina Nikolova" w:id="17" w:date="2025-06-02T09:45:49Z"/>
          <w:b w:val="1"/>
        </w:rPr>
      </w:pPr>
      <w:ins w:author="Kalina Nikolova" w:id="17" w:date="2025-06-02T09:45:49Z">
        <w:r w:rsidDel="00000000" w:rsidR="00000000" w:rsidRPr="00000000">
          <w:rPr>
            <w:b w:val="1"/>
            <w:rtl w:val="0"/>
          </w:rPr>
          <w:t xml:space="preserve">General case manager (employer side- don’t handle medical information)- </w:t>
        </w:r>
        <w:r w:rsidDel="00000000" w:rsidR="00000000" w:rsidRPr="00000000">
          <w:rPr>
            <w:b w:val="1"/>
            <w:rtl w:val="0"/>
          </w:rPr>
          <w:t xml:space="preserve">do everything for the two year processes, maternity leave, and other absence cases, give </w:t>
        </w:r>
        <w:r w:rsidDel="00000000" w:rsidR="00000000" w:rsidRPr="00000000">
          <w:rPr>
            <w:b w:val="1"/>
            <w:rtl w:val="0"/>
          </w:rPr>
          <w:t xml:space="preserve">recommendations</w:t>
        </w:r>
        <w:r w:rsidDel="00000000" w:rsidR="00000000" w:rsidRPr="00000000">
          <w:rPr>
            <w:b w:val="1"/>
            <w:rtl w:val="0"/>
          </w:rPr>
          <w:t xml:space="preserve"> to employers on how to improve their </w:t>
        </w:r>
        <w:r w:rsidDel="00000000" w:rsidR="00000000" w:rsidRPr="00000000">
          <w:rPr>
            <w:b w:val="1"/>
            <w:rtl w:val="0"/>
          </w:rPr>
          <w:t xml:space="preserve">absenteeism</w:t>
        </w:r>
        <w:r w:rsidDel="00000000" w:rsidR="00000000" w:rsidRPr="00000000">
          <w:rPr>
            <w:b w:val="1"/>
            <w:rtl w:val="0"/>
          </w:rPr>
          <w:t xml:space="preserve">. </w:t>
        </w:r>
      </w:ins>
    </w:p>
    <w:p w:rsidR="00000000" w:rsidDel="00000000" w:rsidP="00000000" w:rsidRDefault="00000000" w:rsidRPr="00000000" w14:paraId="00000039">
      <w:pPr>
        <w:rPr>
          <w:ins w:author="Kalina Nikolova" w:id="17" w:date="2025-06-02T09:45:49Z"/>
          <w:b w:val="1"/>
        </w:rPr>
      </w:pPr>
      <w:ins w:author="Kalina Nikolova" w:id="17" w:date="2025-06-02T09:45:49Z">
        <w:r w:rsidDel="00000000" w:rsidR="00000000" w:rsidRPr="00000000">
          <w:rPr>
            <w:b w:val="1"/>
            <w:rtl w:val="0"/>
          </w:rPr>
          <w:t xml:space="preserve">General case manager (arbo side- handle medical information)- </w:t>
        </w:r>
        <w:r w:rsidDel="00000000" w:rsidR="00000000" w:rsidRPr="00000000">
          <w:rPr>
            <w:b w:val="1"/>
            <w:rtl w:val="0"/>
          </w:rPr>
          <w:t xml:space="preserve">do everything for the two year processes, maternity leave, and other absence cases, give recommendations to employers on how to improve their absenteeism. 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3A">
      <w:pPr>
        <w:rPr>
          <w:ins w:author="Kalina Nikolova" w:id="17" w:date="2025-06-02T09:45:49Z"/>
          <w:b w:val="1"/>
        </w:rPr>
      </w:pPr>
      <w:ins w:author="Kalina Nikolova" w:id="17" w:date="2025-06-02T09:45:49Z">
        <w:r w:rsidDel="00000000" w:rsidR="00000000" w:rsidRPr="00000000">
          <w:rPr>
            <w:b w:val="1"/>
            <w:rtl w:val="0"/>
          </w:rPr>
          <w:t xml:space="preserve">Junior</w:t>
        </w:r>
        <w:r w:rsidDel="00000000" w:rsidR="00000000" w:rsidRPr="00000000">
          <w:rPr>
            <w:b w:val="1"/>
            <w:rtl w:val="0"/>
          </w:rPr>
          <w:t xml:space="preserve"> case manager (</w:t>
        </w:r>
        <w:r w:rsidDel="00000000" w:rsidR="00000000" w:rsidRPr="00000000">
          <w:rPr>
            <w:b w:val="1"/>
            <w:rtl w:val="0"/>
          </w:rPr>
          <w:t xml:space="preserve">distinction</w:t>
        </w:r>
        <w:r w:rsidDel="00000000" w:rsidR="00000000" w:rsidRPr="00000000">
          <w:rPr>
            <w:b w:val="1"/>
            <w:rtl w:val="0"/>
          </w:rPr>
          <w:t xml:space="preserve"> in some companies)- </w:t>
        </w:r>
        <w:r w:rsidDel="00000000" w:rsidR="00000000" w:rsidRPr="00000000">
          <w:rPr>
            <w:b w:val="1"/>
            <w:rtl w:val="0"/>
          </w:rPr>
          <w:t xml:space="preserve">handle cases only </w:t>
        </w:r>
        <w:r w:rsidDel="00000000" w:rsidR="00000000" w:rsidRPr="00000000">
          <w:rPr>
            <w:b w:val="1"/>
            <w:rtl w:val="0"/>
          </w:rPr>
          <w:t xml:space="preserve">until</w:t>
        </w:r>
        <w:r w:rsidDel="00000000" w:rsidR="00000000" w:rsidRPr="00000000">
          <w:rPr>
            <w:b w:val="1"/>
            <w:rtl w:val="0"/>
          </w:rPr>
          <w:t xml:space="preserve"> the first year</w:t>
        </w:r>
      </w:ins>
    </w:p>
    <w:p w:rsidR="00000000" w:rsidDel="00000000" w:rsidP="00000000" w:rsidRDefault="00000000" w:rsidRPr="00000000" w14:paraId="0000003B">
      <w:pPr>
        <w:rPr>
          <w:ins w:author="Kalina Nikolova" w:id="17" w:date="2025-06-02T09:45:49Z"/>
          <w:b w:val="1"/>
        </w:rPr>
      </w:pPr>
      <w:ins w:author="Kalina Nikolova" w:id="17" w:date="2025-06-02T09:45:49Z">
        <w:r w:rsidDel="00000000" w:rsidR="00000000" w:rsidRPr="00000000">
          <w:rPr>
            <w:b w:val="1"/>
            <w:rtl w:val="0"/>
          </w:rPr>
          <w:t xml:space="preserve">Senior case </w:t>
        </w:r>
        <w:r w:rsidDel="00000000" w:rsidR="00000000" w:rsidRPr="00000000">
          <w:rPr>
            <w:b w:val="1"/>
            <w:rtl w:val="0"/>
          </w:rPr>
          <w:t xml:space="preserve">managers</w:t>
        </w:r>
        <w:r w:rsidDel="00000000" w:rsidR="00000000" w:rsidRPr="00000000">
          <w:rPr>
            <w:b w:val="1"/>
            <w:rtl w:val="0"/>
          </w:rPr>
          <w:t xml:space="preserve"> (distinction in some companies)- </w:t>
        </w:r>
        <w:r w:rsidDel="00000000" w:rsidR="00000000" w:rsidRPr="00000000">
          <w:rPr>
            <w:b w:val="1"/>
            <w:rtl w:val="0"/>
          </w:rPr>
          <w:t xml:space="preserve">handle second year cases &amp; more complex cases </w:t>
        </w:r>
      </w:ins>
    </w:p>
    <w:p w:rsidR="00000000" w:rsidDel="00000000" w:rsidP="00000000" w:rsidRDefault="00000000" w:rsidRPr="00000000" w14:paraId="0000003C">
      <w:pPr>
        <w:rPr>
          <w:ins w:author="Kalina Nikolova" w:id="17" w:date="2025-06-02T09:45:49Z"/>
          <w:b w:val="1"/>
        </w:rPr>
      </w:pPr>
      <w:ins w:author="Kalina Nikolova" w:id="17" w:date="2025-06-02T09:45:49Z">
        <w:r w:rsidDel="00000000" w:rsidR="00000000" w:rsidRPr="00000000">
          <w:rPr>
            <w:b w:val="1"/>
            <w:rtl w:val="0"/>
          </w:rPr>
          <w:t xml:space="preserve">Planner (arbo side)- </w:t>
        </w:r>
        <w:r w:rsidDel="00000000" w:rsidR="00000000" w:rsidRPr="00000000">
          <w:rPr>
            <w:b w:val="1"/>
            <w:rtl w:val="0"/>
          </w:rPr>
          <w:t xml:space="preserve">plan medical </w:t>
        </w:r>
        <w:r w:rsidDel="00000000" w:rsidR="00000000" w:rsidRPr="00000000">
          <w:rPr>
            <w:b w:val="1"/>
            <w:rtl w:val="0"/>
          </w:rPr>
          <w:t xml:space="preserve">appointments</w:t>
        </w:r>
      </w:ins>
    </w:p>
    <w:p w:rsidR="00000000" w:rsidDel="00000000" w:rsidP="00000000" w:rsidRDefault="00000000" w:rsidRPr="00000000" w14:paraId="0000003D">
      <w:pPr>
        <w:rPr>
          <w:ins w:author="Kalina Nikolova" w:id="17" w:date="2025-06-02T09:45:49Z"/>
          <w:b w:val="1"/>
        </w:rPr>
      </w:pPr>
      <w:ins w:author="Kalina Nikolova" w:id="17" w:date="2025-06-02T09:45:49Z">
        <w:r w:rsidDel="00000000" w:rsidR="00000000" w:rsidRPr="00000000">
          <w:rPr>
            <w:b w:val="1"/>
            <w:rtl w:val="0"/>
          </w:rPr>
          <w:t xml:space="preserve">Communicator case manager (distinction in some companies)- </w:t>
        </w:r>
        <w:r w:rsidDel="00000000" w:rsidR="00000000" w:rsidRPr="00000000">
          <w:rPr>
            <w:b w:val="1"/>
            <w:rtl w:val="0"/>
          </w:rPr>
          <w:t xml:space="preserve">person who is managing the absent employee in the first 10/14 days of the absence, before they are considered ‘long-term’ absent and a case managers gets assigned to them</w:t>
        </w:r>
      </w:ins>
    </w:p>
    <w:p w:rsidR="00000000" w:rsidDel="00000000" w:rsidP="00000000" w:rsidRDefault="00000000" w:rsidRPr="00000000" w14:paraId="0000003E">
      <w:pPr>
        <w:rPr>
          <w:ins w:author="Kalina Nikolova" w:id="17" w:date="2025-06-02T09:45:49Z"/>
          <w:b w:val="1"/>
        </w:rPr>
      </w:pPr>
      <w:ins w:author="Kalina Nikolova" w:id="17" w:date="2025-06-02T09:45:49Z">
        <w:r w:rsidDel="00000000" w:rsidR="00000000" w:rsidRPr="00000000">
          <w:rPr>
            <w:b w:val="1"/>
            <w:rtl w:val="0"/>
          </w:rPr>
          <w:t xml:space="preserve">System adminis/owner- </w:t>
        </w:r>
        <w:r w:rsidDel="00000000" w:rsidR="00000000" w:rsidRPr="00000000">
          <w:rPr>
            <w:b w:val="1"/>
            <w:rtl w:val="0"/>
          </w:rPr>
          <w:t xml:space="preserve">person responsible for the set up of the DWC/BlueVi system at the client. They add users, set up employers, &amp; protocols. </w:t>
        </w:r>
      </w:ins>
    </w:p>
    <w:p w:rsidR="00000000" w:rsidDel="00000000" w:rsidP="00000000" w:rsidRDefault="00000000" w:rsidRPr="00000000" w14:paraId="0000003F">
      <w:pPr>
        <w:rPr>
          <w:ins w:author="Kalina Nikolova" w:id="17" w:date="2025-06-02T09:45:49Z"/>
          <w:b w:val="1"/>
        </w:rPr>
      </w:pPr>
      <w:ins w:author="Kalina Nikolova" w:id="17" w:date="2025-06-02T09:45:49Z">
        <w:r w:rsidDel="00000000" w:rsidR="00000000" w:rsidRPr="00000000">
          <w:rPr>
            <w:b w:val="1"/>
            <w:rtl w:val="0"/>
          </w:rPr>
          <w:t xml:space="preserve">Manager of the case manager (distinction in some companies)  - </w:t>
        </w:r>
        <w:r w:rsidDel="00000000" w:rsidR="00000000" w:rsidRPr="00000000">
          <w:rPr>
            <w:b w:val="1"/>
            <w:rtl w:val="0"/>
          </w:rPr>
          <w:t xml:space="preserve">Responsible with overseeing the work of others, keeping track of absenteeism statistics and numbers</w:t>
        </w:r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0">
      <w:pPr>
        <w:rPr>
          <w:del w:author="Kalina Nikolova" w:id="17" w:date="2025-06-02T09:45:49Z"/>
          <w:b w:val="1"/>
        </w:rPr>
        <w:pPrChange w:author="Kalina Nikolova" w:id="0" w:date="2025-06-02T09:45:49Z">
          <w:pPr>
            <w:ind w:left="0" w:firstLine="0"/>
          </w:pPr>
        </w:pPrChange>
      </w:pPr>
      <w:del w:author="Kalina Nikolova" w:id="17" w:date="2025-06-02T09:45:49Z">
        <w:r w:rsidDel="00000000" w:rsidR="00000000" w:rsidRPr="00000000">
          <w:rPr>
            <w:rtl w:val="0"/>
          </w:rPr>
        </w:r>
      </w:del>
    </w:p>
    <w:p w:rsidR="00000000" w:rsidDel="00000000" w:rsidP="00000000" w:rsidRDefault="00000000" w:rsidRPr="00000000" w14:paraId="00000041">
      <w:pPr>
        <w:rPr>
          <w:ins w:author="Kalina Nikolova" w:id="19" w:date="2025-06-02T13:59:25Z"/>
          <w:i w:val="1"/>
          <w:color w:val="666666"/>
        </w:rPr>
      </w:pPr>
      <w:r w:rsidDel="00000000" w:rsidR="00000000" w:rsidRPr="00000000">
        <w:rPr>
          <w:b w:val="1"/>
          <w:rtl w:val="0"/>
        </w:rPr>
        <w:t xml:space="preserve">Context &amp; user motivations: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666666"/>
          <w:rtl w:val="0"/>
        </w:rPr>
        <w:t xml:space="preserve">What are their goals? When and why will they use this feature?</w:t>
      </w:r>
      <w:ins w:author="Kalina Nikolova" w:id="19" w:date="2025-06-02T13:59:25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2">
      <w:pPr>
        <w:rPr>
          <w:ins w:author="Kalina Nikolova" w:id="17" w:date="2025-06-02T09:45:49Z"/>
          <w:color w:val="666666"/>
          <w:rPrChange w:author="Kalina Nikolova" w:id="20" w:date="2025-06-02T13:59:25Z">
            <w:rPr>
              <w:i w:val="1"/>
              <w:color w:val="666666"/>
            </w:rPr>
          </w:rPrChange>
        </w:rPr>
      </w:pPr>
      <w:ins w:author="Kalina Nikolova" w:id="17" w:date="2025-06-02T09:45:49Z"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The dashboard should be the first point of contact for the case manager for their daily work. Therefore the dashboard should give </w:t>
        </w:r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a comprehensive</w:t>
        </w:r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 overview of the status of the system and user’s work (tasks, signals*, dossiers), as well as serve as a workstation for the most common and important actions. The case managers’s main </w:t>
        </w:r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responsibilities</w:t>
        </w:r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 are to oversee absent employees from many different employers/managers and to </w:t>
        </w:r>
      </w:ins>
    </w:p>
    <w:p w:rsidR="00000000" w:rsidDel="00000000" w:rsidP="00000000" w:rsidRDefault="00000000" w:rsidRPr="00000000" w14:paraId="00000043">
      <w:pPr>
        <w:rPr>
          <w:ins w:author="Kalina Nikolova" w:id="17" w:date="2025-06-02T09:45:49Z"/>
          <w:color w:val="666666"/>
          <w:rPrChange w:author="Kalina Nikolova" w:id="20" w:date="2025-06-02T13:59:25Z">
            <w:rPr>
              <w:i w:val="1"/>
              <w:color w:val="666666"/>
            </w:rPr>
          </w:rPrChange>
        </w:rPr>
      </w:pPr>
      <w:ins w:author="Kalina Nikolova" w:id="17" w:date="2025-06-02T09:45:49Z"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manage their</w:t>
        </w:r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 </w:t>
        </w:r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absenteeism</w:t>
        </w:r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 through the completion of tasks. </w:t>
        </w:r>
      </w:ins>
    </w:p>
    <w:p w:rsidR="00000000" w:rsidDel="00000000" w:rsidP="00000000" w:rsidRDefault="00000000" w:rsidRPr="00000000" w14:paraId="00000044">
      <w:pPr>
        <w:rPr>
          <w:ins w:author="Kalina Nikolova" w:id="17" w:date="2025-06-02T09:45:49Z"/>
          <w:color w:val="666666"/>
          <w:rPrChange w:author="Kalina Nikolova" w:id="20" w:date="2025-06-02T13:59:25Z">
            <w:rPr>
              <w:i w:val="1"/>
              <w:color w:val="666666"/>
            </w:rPr>
          </w:rPrChange>
        </w:rPr>
      </w:pPr>
      <w:ins w:author="Kalina Nikolova" w:id="17" w:date="2025-06-02T09:45:49Z"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Goals- </w:t>
        </w:r>
      </w:ins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ins w:author="Kalina Nikolova" w:id="17" w:date="2025-06-02T09:45:49Z"/>
          <w:color w:val="666666"/>
          <w:u w:val="none"/>
        </w:rPr>
      </w:pPr>
      <w:ins w:author="Kalina Nikolova" w:id="17" w:date="2025-06-02T09:45:49Z"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Be quickly notified of any new absent employees</w:t>
        </w:r>
      </w:ins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ins w:author="Kalina Nikolova" w:id="17" w:date="2025-06-02T09:45:49Z"/>
          <w:color w:val="666666"/>
          <w:u w:val="none"/>
        </w:rPr>
      </w:pPr>
      <w:ins w:author="Kalina Nikolova" w:id="17" w:date="2025-06-02T09:45:49Z"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Be able to report employees absent and start/end dossiers</w:t>
        </w:r>
      </w:ins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720" w:hanging="360"/>
        <w:rPr>
          <w:ins w:author="Kalina Nikolova" w:id="17" w:date="2025-06-02T09:45:49Z"/>
          <w:color w:val="666666"/>
          <w:u w:val="none"/>
        </w:rPr>
      </w:pPr>
      <w:ins w:author="Kalina Nikolova" w:id="17" w:date="2025-06-02T09:45:49Z"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Manage the </w:t>
        </w:r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successful completion of UWV documentation within timely deadlines</w:t>
        </w:r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 </w:t>
        </w:r>
      </w:ins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720" w:hanging="360"/>
        <w:rPr>
          <w:ins w:author="Kalina Nikolova" w:id="17" w:date="2025-06-02T09:45:49Z"/>
          <w:color w:val="666666"/>
          <w:u w:val="none"/>
        </w:rPr>
      </w:pPr>
      <w:ins w:author="Kalina Nikolova" w:id="17" w:date="2025-06-02T09:45:49Z"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Have an overview of daily tasks</w:t>
        </w:r>
      </w:ins>
    </w:p>
    <w:p w:rsidR="00000000" w:rsidDel="00000000" w:rsidP="00000000" w:rsidRDefault="00000000" w:rsidRPr="00000000" w14:paraId="00000049">
      <w:pPr>
        <w:numPr>
          <w:ilvl w:val="0"/>
          <w:numId w:val="2"/>
        </w:numPr>
        <w:ind w:left="720" w:hanging="360"/>
        <w:rPr>
          <w:color w:val="666666"/>
          <w:u w:val="none"/>
          <w:rPrChange w:author="Kalina Nikolova" w:id="18" w:date="2025-06-02T09:45:49Z">
            <w:rPr>
              <w:i w:val="1"/>
              <w:color w:val="666666"/>
            </w:rPr>
          </w:rPrChange>
        </w:rPr>
        <w:pPrChange w:author="Kalina Nikolova" w:id="0" w:date="2025-06-02T09:45:49Z">
          <w:pPr>
            <w:ind w:left="0" w:firstLine="0"/>
          </w:pPr>
        </w:pPrChange>
      </w:pPr>
      <w:ins w:author="Kalina Nikolova" w:id="17" w:date="2025-06-02T09:45:49Z">
        <w:r w:rsidDel="00000000" w:rsidR="00000000" w:rsidRPr="00000000">
          <w:rPr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Have an overview of absent employees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rPr>
          <w:rPrChange w:author="Kalina Nikolova" w:id="20" w:date="2025-06-02T13:59:25Z">
            <w:rPr/>
          </w:rPrChange>
        </w:rPr>
      </w:pPr>
      <w:bookmarkStart w:colFirst="0" w:colLast="0" w:name="_1yley31xriow" w:id="5"/>
      <w:bookmarkEnd w:id="5"/>
      <w:r w:rsidDel="00000000" w:rsidR="00000000" w:rsidRPr="00000000">
        <w:rPr>
          <w:rtl w:val="0"/>
          <w:rPrChange w:author="Kalina Nikolova" w:id="20" w:date="2025-06-02T13:59:25Z">
            <w:rPr/>
          </w:rPrChange>
        </w:rPr>
        <w:t xml:space="preserve">3. Problem Statement</w:t>
      </w:r>
    </w:p>
    <w:p w:rsidR="00000000" w:rsidDel="00000000" w:rsidP="00000000" w:rsidRDefault="00000000" w:rsidRPr="00000000" w14:paraId="0000004B">
      <w:pPr>
        <w:rPr>
          <w:ins w:author="Kalina Nikolova" w:id="21" w:date="2025-06-02T14:09:03Z"/>
          <w:i w:val="1"/>
          <w:color w:val="666666"/>
          <w:rPrChange w:author="Kalina Nikolova" w:id="20" w:date="2025-06-02T13:59:25Z">
            <w:rPr>
              <w:i w:val="1"/>
              <w:color w:val="666666"/>
            </w:rPr>
          </w:rPrChange>
        </w:rPr>
      </w:pPr>
      <w:r w:rsidDel="00000000" w:rsidR="00000000" w:rsidRPr="00000000">
        <w:rPr>
          <w:i w:val="1"/>
          <w:color w:val="666666"/>
          <w:rtl w:val="0"/>
          <w:rPrChange w:author="Kalina Nikolova" w:id="20" w:date="2025-06-02T13:59:25Z">
            <w:rPr>
              <w:i w:val="1"/>
              <w:color w:val="666666"/>
            </w:rPr>
          </w:rPrChange>
        </w:rPr>
        <w:t xml:space="preserve">What problem are we solving? Define the user or business pain point clearly. Describe the impact.</w:t>
      </w:r>
      <w:ins w:author="Kalina Nikolova" w:id="21" w:date="2025-06-02T14:09:03Z">
        <w:r w:rsidDel="00000000" w:rsidR="00000000" w:rsidRPr="00000000">
          <w:rPr>
            <w:rtl w:val="0"/>
          </w:rPr>
        </w:r>
      </w:ins>
    </w:p>
    <w:p w:rsidR="00000000" w:rsidDel="00000000" w:rsidP="00000000" w:rsidRDefault="00000000" w:rsidRPr="00000000" w14:paraId="0000004C">
      <w:pPr>
        <w:rPr>
          <w:ins w:author="Kalina Nikolova" w:id="21" w:date="2025-06-02T14:09:03Z"/>
          <w:i w:val="1"/>
          <w:color w:val="666666"/>
          <w:rPrChange w:author="Kalina Nikolova" w:id="20" w:date="2025-06-02T13:59:25Z">
            <w:rPr>
              <w:i w:val="1"/>
              <w:color w:val="666666"/>
            </w:rPr>
          </w:rPrChange>
        </w:rPr>
      </w:pPr>
      <w:ins w:author="Kalina Nikolova" w:id="21" w:date="2025-06-02T14:09:03Z">
        <w:r w:rsidDel="00000000" w:rsidR="00000000" w:rsidRPr="00000000">
          <w:rPr>
            <w:i w:val="1"/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In the current DWC application, CMs reportedly do not make any use of the dashboard. </w:t>
        </w:r>
      </w:ins>
    </w:p>
    <w:p w:rsidR="00000000" w:rsidDel="00000000" w:rsidP="00000000" w:rsidRDefault="00000000" w:rsidRPr="00000000" w14:paraId="0000004D">
      <w:pPr>
        <w:rPr>
          <w:i w:val="1"/>
          <w:color w:val="666666"/>
        </w:rPr>
      </w:pPr>
      <w:ins w:author="Kalina Nikolova" w:id="21" w:date="2025-06-02T14:09:03Z">
        <w:r w:rsidDel="00000000" w:rsidR="00000000" w:rsidRPr="00000000">
          <w:rPr>
            <w:i w:val="1"/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In the current dashboard, CM’s do not see the </w:t>
        </w:r>
        <w:r w:rsidDel="00000000" w:rsidR="00000000" w:rsidRPr="00000000">
          <w:rPr>
            <w:i w:val="1"/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statistics</w:t>
        </w:r>
        <w:r w:rsidDel="00000000" w:rsidR="00000000" w:rsidRPr="00000000">
          <w:rPr>
            <w:i w:val="1"/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 they are interested in, they can not search and filter and execute tasks or active cases. Therefore a more efficient and </w:t>
        </w:r>
        <w:r w:rsidDel="00000000" w:rsidR="00000000" w:rsidRPr="00000000">
          <w:rPr>
            <w:i w:val="1"/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useful</w:t>
        </w:r>
        <w:r w:rsidDel="00000000" w:rsidR="00000000" w:rsidRPr="00000000">
          <w:rPr>
            <w:i w:val="1"/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 landing page should be created, where CM can oversee the state of the system including new and </w:t>
        </w:r>
        <w:r w:rsidDel="00000000" w:rsidR="00000000" w:rsidRPr="00000000">
          <w:rPr>
            <w:i w:val="1"/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existing</w:t>
        </w:r>
        <w:r w:rsidDel="00000000" w:rsidR="00000000" w:rsidRPr="00000000">
          <w:rPr>
            <w:i w:val="1"/>
            <w:color w:val="666666"/>
            <w:rtl w:val="0"/>
            <w:rPrChange w:author="Kalina Nikolova" w:id="20" w:date="2025-06-02T13:59:25Z">
              <w:rPr>
                <w:i w:val="1"/>
                <w:color w:val="666666"/>
              </w:rPr>
            </w:rPrChange>
          </w:rPr>
          <w:t xml:space="preserve"> active cases, pending tasks, statistics, and reporting actions. This will increase their productivity and work efficiency and therefore increase the product satisfaction. </w:t>
        </w:r>
      </w:ins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rPr/>
      </w:pPr>
      <w:bookmarkStart w:colFirst="0" w:colLast="0" w:name="_90a4m1qv3b5t" w:id="6"/>
      <w:bookmarkEnd w:id="6"/>
      <w:r w:rsidDel="00000000" w:rsidR="00000000" w:rsidRPr="00000000">
        <w:rPr>
          <w:rtl w:val="0"/>
        </w:rPr>
        <w:t xml:space="preserve">4</w:t>
      </w:r>
      <w:r w:rsidDel="00000000" w:rsidR="00000000" w:rsidRPr="00000000">
        <w:rPr>
          <w:rtl w:val="0"/>
        </w:rPr>
        <w:t xml:space="preserve">. Discovery Insights</w:t>
      </w:r>
    </w:p>
    <w:p w:rsidR="00000000" w:rsidDel="00000000" w:rsidP="00000000" w:rsidRDefault="00000000" w:rsidRPr="00000000" w14:paraId="0000004F">
      <w:pPr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What do we already know? Include 3–5 key findings from previous research, analytics, MVP feedback, etc. What open questions remain? What assumptions still need validation?</w:t>
      </w:r>
    </w:p>
    <w:p w:rsidR="00000000" w:rsidDel="00000000" w:rsidP="00000000" w:rsidRDefault="00000000" w:rsidRPr="00000000" w14:paraId="00000050">
      <w:pPr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Links to documents/Dovetail.</w:t>
      </w:r>
    </w:p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o9f1jqii3r6t" w:id="7"/>
      <w:bookmarkEnd w:id="7"/>
      <w:r w:rsidDel="00000000" w:rsidR="00000000" w:rsidRPr="00000000">
        <w:rPr>
          <w:rtl w:val="0"/>
        </w:rPr>
        <w:t xml:space="preserve">5</w:t>
      </w:r>
      <w:r w:rsidDel="00000000" w:rsidR="00000000" w:rsidRPr="00000000">
        <w:rPr>
          <w:rtl w:val="0"/>
        </w:rPr>
        <w:t xml:space="preserve">.  Business Goals &amp; Success Metrics</w:t>
      </w:r>
    </w:p>
    <w:p w:rsidR="00000000" w:rsidDel="00000000" w:rsidP="00000000" w:rsidRDefault="00000000" w:rsidRPr="00000000" w14:paraId="00000052">
      <w:pPr>
        <w:rPr>
          <w:i w:val="1"/>
          <w:color w:val="666666"/>
        </w:rPr>
      </w:pPr>
      <w:r w:rsidDel="00000000" w:rsidR="00000000" w:rsidRPr="00000000">
        <w:rPr>
          <w:b w:val="1"/>
          <w:rtl w:val="0"/>
        </w:rPr>
        <w:t xml:space="preserve">Business goal(s)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color w:val="666666"/>
          <w:rtl w:val="0"/>
        </w:rPr>
        <w:t xml:space="preserve">e.g. Improve retention, increase upsell adoption, reduce support tickets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UX goal(s):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666666"/>
          <w:rtl w:val="0"/>
        </w:rPr>
        <w:t xml:space="preserve">e.g. Improve task success, reduce cognitive load, build trust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Success metric(s):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666666"/>
          <w:rtl w:val="0"/>
        </w:rPr>
        <w:t xml:space="preserve">e.g. +20% adoption of feature X within 30 days</w:t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z2r8vjjoxr8c" w:id="8"/>
      <w:bookmarkEnd w:id="8"/>
      <w:r w:rsidDel="00000000" w:rsidR="00000000" w:rsidRPr="00000000">
        <w:rPr>
          <w:rtl w:val="0"/>
        </w:rPr>
        <w:t xml:space="preserve">6</w:t>
      </w:r>
      <w:r w:rsidDel="00000000" w:rsidR="00000000" w:rsidRPr="00000000">
        <w:rPr>
          <w:rtl w:val="0"/>
        </w:rPr>
        <w:t xml:space="preserve">. Constraints &amp; Dependencies</w:t>
      </w:r>
    </w:p>
    <w:p w:rsidR="00000000" w:rsidDel="00000000" w:rsidP="00000000" w:rsidRDefault="00000000" w:rsidRPr="00000000" w14:paraId="00000054">
      <w:pPr>
        <w:rPr>
          <w:i w:val="1"/>
          <w:color w:val="666666"/>
        </w:rPr>
      </w:pPr>
      <w:r w:rsidDel="00000000" w:rsidR="00000000" w:rsidRPr="00000000">
        <w:rPr>
          <w:b w:val="1"/>
          <w:rtl w:val="0"/>
        </w:rPr>
        <w:t xml:space="preserve">Technical constraints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color w:val="666666"/>
          <w:rtl w:val="0"/>
        </w:rPr>
        <w:t xml:space="preserve">are there any known technical constraints design should take into the account?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Legal/compliance/client constraints: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color w:val="666666"/>
          <w:rtl w:val="0"/>
        </w:rPr>
        <w:t xml:space="preserve">e.g. GDPR consent flows, WCAG compliance</w:t>
        <w:br w:type="textWrapping"/>
      </w:r>
      <w:r w:rsidDel="00000000" w:rsidR="00000000" w:rsidRPr="00000000">
        <w:rPr>
          <w:b w:val="1"/>
          <w:rtl w:val="0"/>
        </w:rPr>
        <w:t xml:space="preserve">Dependencies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i w:val="1"/>
          <w:color w:val="666666"/>
          <w:rtl w:val="0"/>
        </w:rPr>
        <w:t xml:space="preserve">e.g. API from Team A, Copy from Legal, Analytics setup</w:t>
      </w:r>
    </w:p>
    <w:p w:rsidR="00000000" w:rsidDel="00000000" w:rsidP="00000000" w:rsidRDefault="00000000" w:rsidRPr="00000000" w14:paraId="00000055">
      <w:pPr>
        <w:rPr>
          <w:i w:val="1"/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rPr/>
      </w:pPr>
      <w:bookmarkStart w:colFirst="0" w:colLast="0" w:name="_m37dby3uu00h" w:id="9"/>
      <w:bookmarkEnd w:id="9"/>
      <w:r w:rsidDel="00000000" w:rsidR="00000000" w:rsidRPr="00000000">
        <w:rPr>
          <w:rtl w:val="0"/>
        </w:rPr>
        <w:t xml:space="preserve">7. Other resources</w:t>
      </w:r>
    </w:p>
    <w:p w:rsidR="00000000" w:rsidDel="00000000" w:rsidP="00000000" w:rsidRDefault="00000000" w:rsidRPr="00000000" w14:paraId="00000057">
      <w:pPr>
        <w:rPr>
          <w:i w:val="1"/>
          <w:color w:val="666666"/>
        </w:rPr>
      </w:pPr>
      <w:r w:rsidDel="00000000" w:rsidR="00000000" w:rsidRPr="00000000">
        <w:rPr>
          <w:i w:val="1"/>
          <w:color w:val="666666"/>
          <w:rtl w:val="0"/>
        </w:rPr>
        <w:t xml:space="preserve">Any useful documentation, links, old designs, people to ask for information</w:t>
      </w:r>
    </w:p>
    <w:p w:rsidR="00000000" w:rsidDel="00000000" w:rsidP="00000000" w:rsidRDefault="00000000" w:rsidRPr="00000000" w14:paraId="0000005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4"/>
        <w:szCs w:val="24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rFonts w:ascii="Inter Medium" w:cs="Inter Medium" w:eastAsia="Inter Medium" w:hAnsi="Inter Medium"/>
      <w:i w:val="0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rFonts w:ascii="Inter Medium" w:cs="Inter Medium" w:eastAsia="Inter Medium" w:hAnsi="Inter Medium"/>
      <w:i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rFonts w:ascii="Inter Medium" w:cs="Inter Medium" w:eastAsia="Inter Medium" w:hAnsi="Inter Medium"/>
      <w:i w:val="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i w:val="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 SemiBold" w:cs="Inter SemiBold" w:eastAsia="Inter SemiBold" w:hAnsi="Inter SemiBold"/>
      <w:i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rFonts w:ascii="Inter" w:cs="Inter" w:eastAsia="Inter" w:hAnsi="Inter"/>
      <w:i w:val="1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rFonts w:ascii="Inter Medium" w:cs="Inter Medium" w:eastAsia="Inter Medium" w:hAnsi="Inter Medium"/>
      <w:i w:val="0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Inter" w:cs="Inter" w:eastAsia="Inter" w:hAnsi="Inter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SemiBold-regular.ttf"/><Relationship Id="rId2" Type="http://schemas.openxmlformats.org/officeDocument/2006/relationships/font" Target="fonts/InterSemiBold-bold.ttf"/><Relationship Id="rId3" Type="http://schemas.openxmlformats.org/officeDocument/2006/relationships/font" Target="fonts/InterSemiBold-italic.ttf"/><Relationship Id="rId4" Type="http://schemas.openxmlformats.org/officeDocument/2006/relationships/font" Target="fonts/InterSemiBold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